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package/2006/metadata/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body>
    <w:p>
      <w:pPr>
        <w:pStyle w:val="Heading1"/>
      </w:pPr>
      <w:r>
        <w:t>Service Agreement</w:t>
      </w:r>
    </w:p>
    <w:p>
      <w:r>
        <w:t xml:space="preserve">This agreement is entered into as of </w:t>
      </w:r>
      <w:del w:id="1" w:author="Alice Smith" w:date="2025-03-01T10:00:00Z">
        <w:r>
          <w:delText>January 1, 2025</w:delText>
        </w:r>
      </w:del>
      <w:ins w:id="2" w:author="Alice Smith" w:date="2025-03-01T10:00:30Z">
        <w:r>
          <w:t>February 15, 2025</w:t>
        </w:r>
      </w:ins>
      <w:r>
        <w:t xml:space="preserve">.</w:t>
      </w:r>
    </w:p>
    <w:p>
      <w:pPr>
        <w:pStyle w:val="Heading1"/>
      </w:pPr>
      <w:r>
        <w:t>1. Services</w:t>
      </w:r>
    </w:p>
    <w:p>
      <w:r>
        <w:t xml:space="preserve">Provider shall deliver </w:t>
      </w:r>
      <w:del w:id="3" w:author="Bob Jones" w:date="2025-03-02T09:00:00Z">
        <w:r>
          <w:delText>consulting</w:delText>
        </w:r>
      </w:del>
      <w:ins w:id="4" w:author="Bob Jones" w:date="2025-03-02T09:00:45Z">
        <w:r>
          <w:t>software development</w:t>
        </w:r>
      </w:ins>
      <w:r>
        <w:t xml:space="preserve"> services to Client.</w:t>
      </w:r>
    </w:p>
    <w:p>
      <w:pPr>
        <w:pStyle w:val="Heading1"/>
      </w:pPr>
      <w:r>
        <w:t>2. Payment</w:t>
      </w:r>
    </w:p>
    <w:p>
      <w:r>
        <w:t xml:space="preserve">Client shall pay Provider a monthly fee of </w:t>
      </w:r>
      <w:del w:id="5" w:author="Alice Smith" w:date="2025-03-01T11:00:00Z">
        <w:r>
          <w:delText>$5,000</w:delText>
        </w:r>
      </w:del>
      <w:ins w:id="6" w:author="Alice Smith" w:date="2025-03-01T11:00:20Z">
        <w:r>
          <w:t>$7,500</w:t>
        </w:r>
      </w:ins>
      <w:r>
        <w:t xml:space="preserve">.</w:t>
      </w:r>
    </w:p>
    <w:p>
      <w:pPr>
        <w:pStyle w:val="Heading1"/>
      </w:pPr>
      <w:r>
        <w:t>3. Term</w:t>
      </w:r>
    </w:p>
    <w:p>
      <w:r>
        <w:t xml:space="preserve">This agreement shall remain in effect for </w:t>
      </w:r>
      <w:ins w:id="7" w:author="Bob Jones" w:date="2025-03-02T10:00:00Z">
        <w:r>
          <w:t xml:space="preserve">two (2) </w:t>
        </w:r>
      </w:ins>
      <w:del w:id="8" w:author="Bob Jones" w:date="2025-03-02T10:00:10Z">
        <w:r>
          <w:delText>one (1) </w:delText>
        </w:r>
      </w:del>
      <w:r>
        <w:t>year.</w:t>
      </w:r>
    </w:p>
    <w:sectPr>
      <w:pgSz w:w="12240" w:h="15840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 w:docDefaults="">
  <w:docDefaults>
    <w:rPrDefault>
      <w:rPr>
        <w:rFonts w:ascii="Calibri" w:hAnsi="Calibri"/>
        <w:sz w:val="24"/>
      </w:rPr>
    </w:rPrDefault>
  </w:docDefaults>
  <w:style w:type="paragraph" w:styleId="Normal">
    <w:name w:val="Normal"/>
    <w:pPr>
      <w:spacing w:after="160" w:line="259" w:lineRule="auto"/>
    </w:pPr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
  
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creator>Test Author</dc:creator>
</cp:coreProperties>
</file>